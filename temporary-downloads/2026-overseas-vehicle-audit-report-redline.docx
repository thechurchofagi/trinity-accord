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40"/>
        <w:jc w:val="center"/>
      </w:pPr>
      <w:r>
        <w:rPr>
          <w:rFonts w:ascii="Microsoft YaHei" w:hAnsi="Microsoft YaHei" w:eastAsia="Microsoft YaHei"/>
          <w:b/>
          <w:color w:val="17365D"/>
          <w:sz w:val="40"/>
        </w:rPr>
        <w:t>关于2026年海外车辆业务稽核报告</w:t>
      </w:r>
    </w:p>
    <w:p>
      <w:pPr>
        <w:pStyle w:val="Heading1"/>
        <w:keepNext/>
        <w:pageBreakBefore w:val="0"/>
        <w:spacing w:before="280" w:after="14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一、项目信息</w:t>
      </w:r>
    </w:p>
    <w:p>
      <w:pPr>
        <w:pStyle w:val="Heading2"/>
        <w:keepNext/>
        <w:pageBreakBefore w:val="0"/>
        <w:spacing w:before="200" w:after="10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26"/>
        </w:rPr>
        <w:t>1. 稽核目的</w:t>
      </w:r>
    </w:p>
    <w:p>
      <w:pPr>
        <w:spacing w:before="0" w:after="120" w:line="300" w:lineRule="auto"/>
        <w:ind w:firstLine="420"/>
        <w:jc w:val="both"/>
      </w:pPr>
      <w:del w:id="1" w:author="专业审校" w:date="2026-08-24T01:58:42Z">
        <w:r>
          <w:delText>为了落实</w:delText>
        </w:r>
      </w:del>
      <w:ins w:id="2" w:author="专业审校" w:date="2026-08-24T01:58:42Z">
        <w:r>
          <w:t>为落实</w:t>
        </w:r>
      </w:ins>
      <w:r>
        <w:rPr>
          <w:rFonts w:ascii="SimSun" w:hAnsi="SimSun" w:eastAsia="SimSun"/>
          <w:b w:val="0"/>
          <w:color w:val="000000"/>
          <w:sz w:val="22"/>
        </w:rPr>
        <w:t>公司海外车辆</w:t>
      </w:r>
      <w:del w:id="3" w:author="专业审校" w:date="2026-08-24T01:58:42Z">
        <w:r>
          <w:delText>使用规范化管理的要求</w:delText>
        </w:r>
      </w:del>
      <w:ins w:id="4" w:author="专业审校" w:date="2026-08-24T01:58:42Z">
        <w:r>
          <w:t>规范化管理要求</w:t>
        </w:r>
      </w:ins>
      <w:r>
        <w:rPr>
          <w:rFonts w:ascii="SimSun" w:hAnsi="SimSun" w:eastAsia="SimSun"/>
          <w:b w:val="0"/>
          <w:color w:val="000000"/>
          <w:sz w:val="22"/>
        </w:rPr>
        <w:t>，</w:t>
      </w:r>
      <w:del w:id="5" w:author="专业审校" w:date="2026-08-24T01:58:42Z">
        <w:r>
          <w:delText>按照车辆管理内控年度重点任务的规划</w:delText>
        </w:r>
      </w:del>
      <w:ins w:id="6" w:author="专业审校" w:date="2026-08-24T01:58:42Z">
        <w:r>
          <w:t>依据车辆管理内控年度重点任务安排</w:t>
        </w:r>
      </w:ins>
      <w:r>
        <w:rPr>
          <w:rFonts w:ascii="SimSun" w:hAnsi="SimSun" w:eastAsia="SimSun"/>
          <w:b w:val="0"/>
          <w:color w:val="000000"/>
          <w:sz w:val="22"/>
        </w:rPr>
        <w:t>，</w:t>
      </w:r>
      <w:del w:id="7" w:author="专业审校" w:date="2026-08-24T01:58:42Z">
        <w:r>
          <w:delText>检查各海外代表处海外车辆费用稽核</w:delText>
        </w:r>
      </w:del>
      <w:ins w:id="8" w:author="专业审校" w:date="2026-08-24T01:58:42Z">
        <w:r>
          <w:t>对各海外代表处海外车辆费用开展稽核</w:t>
        </w:r>
      </w:ins>
      <w:r>
        <w:rPr>
          <w:rFonts w:ascii="SimSun" w:hAnsi="SimSun" w:eastAsia="SimSun"/>
          <w:b w:val="0"/>
          <w:color w:val="000000"/>
          <w:sz w:val="22"/>
        </w:rPr>
        <w:t>，</w:t>
      </w:r>
      <w:del w:id="9" w:author="专业审校" w:date="2026-08-24T01:58:42Z">
        <w:r>
          <w:delText>为有效防范舞弊风险</w:delText>
        </w:r>
      </w:del>
      <w:ins w:id="10" w:author="专业审校" w:date="2026-08-24T01:58:42Z">
        <w:r>
          <w:t>以有效防范舞弊风险</w:t>
        </w:r>
      </w:ins>
      <w:r>
        <w:rPr>
          <w:rFonts w:ascii="SimSun" w:hAnsi="SimSun" w:eastAsia="SimSun"/>
          <w:b w:val="0"/>
          <w:color w:val="000000"/>
          <w:sz w:val="22"/>
        </w:rPr>
        <w:t>，促进公司海外车辆管理制度、eCar海外版系统使用情况和相关流程的有效执行，及时发现各海外代表处车辆业务管理的漏洞和薄弱环节，</w:t>
      </w:r>
      <w:del w:id="11" w:author="专业审校" w:date="2026-08-24T01:58:42Z">
        <w:r>
          <w:delText>持续推进一线经营能力的提升</w:delText>
        </w:r>
      </w:del>
      <w:ins w:id="12" w:author="专业审校" w:date="2026-08-24T01:58:42Z">
        <w:r>
          <w:t>持续提升一线经营能力</w:t>
        </w:r>
      </w:ins>
      <w:r>
        <w:rPr>
          <w:rFonts w:ascii="SimSun" w:hAnsi="SimSun" w:eastAsia="SimSun"/>
          <w:b w:val="0"/>
          <w:color w:val="000000"/>
          <w:sz w:val="22"/>
        </w:rPr>
        <w:t>，特开展本次协同业务稽核。</w:t>
      </w:r>
    </w:p>
    <w:p>
      <w:pPr>
        <w:pStyle w:val="Heading2"/>
        <w:keepNext/>
        <w:pageBreakBefore w:val="0"/>
        <w:spacing w:before="200" w:after="10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26"/>
        </w:rPr>
        <w:t>2. 稽核范围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业务范围：公司各海外代表处海外车辆业务费用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组织范围：公司车辆管理团队、预算办、海外运营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时间范围：2025年4月—2026年4月</w:t>
      </w:r>
    </w:p>
    <w:p>
      <w:pPr>
        <w:pStyle w:val="Heading2"/>
        <w:keepNext/>
        <w:pageBreakBefore w:val="0"/>
        <w:spacing w:before="200" w:after="10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26"/>
        </w:rPr>
        <w:t>3. 项目实施期间、方法及标准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项目实施期间：2026年05月至2026年08月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/>
          <w:color w:val="000000"/>
          <w:sz w:val="22"/>
        </w:rPr>
        <w:t>项目实施标准：</w:t>
      </w:r>
    </w:p>
    <w:tbl>
      <w:tblPr>
        <w:tblStyle w:val="TableGrid"/>
        <w:tblW w:type="dxa" w:w="9029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10"/>
        <w:gridCol w:w="2546"/>
        <w:gridCol w:w="1504"/>
        <w:gridCol w:w="2430"/>
        <w:gridCol w:w="1739"/>
      </w:tblGrid>
      <w:tr>
        <w:trPr>
          <w:tblHeader w:val="true"/>
        </w:trPr>
        <w:tc>
          <w:tcPr>
            <w:tcW w:type="dxa" w:w="810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序号</w:t>
            </w:r>
          </w:p>
        </w:tc>
        <w:tc>
          <w:tcPr>
            <w:tcW w:type="dxa" w:w="2546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制度名称</w:t>
            </w:r>
          </w:p>
        </w:tc>
        <w:tc>
          <w:tcPr>
            <w:tcW w:type="dxa" w:w="1504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发布形式</w:t>
            </w:r>
          </w:p>
        </w:tc>
        <w:tc>
          <w:tcPr>
            <w:tcW w:type="dxa" w:w="2430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发布单位</w:t>
            </w:r>
          </w:p>
        </w:tc>
        <w:tc>
          <w:tcPr>
            <w:tcW w:type="dxa" w:w="1739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发布时间</w:t>
            </w:r>
          </w:p>
        </w:tc>
      </w:tr>
      <w:tr>
        <w:trPr/>
        <w:tc>
          <w:tcPr>
            <w:tcW w:type="dxa" w:w="810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546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海外营销车辆管理规范</w:t>
            </w:r>
          </w:p>
        </w:tc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PAL库</w:t>
            </w:r>
          </w:p>
        </w:tc>
        <w:tc>
          <w:tcPr>
            <w:tcW w:type="dxa" w:w="2430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海外营销—运营管理部</w:t>
            </w:r>
          </w:p>
        </w:tc>
        <w:tc>
          <w:tcPr>
            <w:tcW w:type="dxa" w:w="1739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2025-03-11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ind w:firstLine="0"/>
        <w:jc w:val="both"/>
      </w:pPr>
      <w:del w:id="13" w:author="专业审校" w:date="2026-08-24T01:58:42Z">
        <w:r>
          <w:delText>项目实施方法：问询、访谈、抽查、审阅与检查、分析、复核等活动。</w:delText>
        </w:r>
      </w:del>
      <w:ins w:id="14" w:author="专业审校" w:date="2026-08-24T01:58:42Z">
        <w:r>
          <w:t>项目实施方法：通过问询、访谈、抽查、审阅、检查、分析及复核等方式开展。</w:t>
        </w:r>
      </w:ins>
    </w:p>
    <w:p>
      <w:pPr>
        <w:pStyle w:val="Heading2"/>
        <w:keepNext/>
        <w:pageBreakBefore w:val="0"/>
        <w:spacing w:before="200" w:after="10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26"/>
        </w:rPr>
        <w:t>4. 基本情况（可选）</w:t>
      </w: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本次稽核主要依据管理规范《海外营销车辆管理规范》以及</w:t>
      </w:r>
      <w:del w:id="15" w:author="专业审校" w:date="2026-08-24T01:58:42Z">
        <w:r>
          <w:delText>在eCar海外版系统产生的</w:delText>
        </w:r>
      </w:del>
      <w:ins w:id="16" w:author="专业审校" w:date="2026-08-24T01:58:42Z">
        <w:r>
          <w:t>eCar海外版系统中的</w:t>
        </w:r>
      </w:ins>
      <w:r>
        <w:rPr>
          <w:rFonts w:ascii="SimSun" w:hAnsi="SimSun" w:eastAsia="SimSun"/>
          <w:b w:val="0"/>
          <w:color w:val="000000"/>
          <w:sz w:val="22"/>
        </w:rPr>
        <w:t>车辆信息登记管理、车辆使用申请及调度管控、维修费用管控、油费支付准确性，</w:t>
      </w:r>
      <w:del w:id="17" w:author="专业审校" w:date="2026-08-24T01:58:42Z">
        <w:r>
          <w:delText>主要聚焦管理规范的执行情况</w:delText>
        </w:r>
      </w:del>
      <w:ins w:id="18" w:author="专业审校" w:date="2026-08-24T01:58:42Z">
        <w:r>
          <w:t>重点关注管理规范执行情况</w:t>
        </w:r>
      </w:ins>
      <w:r>
        <w:rPr>
          <w:rFonts w:ascii="SimSun" w:hAnsi="SimSun" w:eastAsia="SimSun"/>
          <w:b w:val="0"/>
          <w:color w:val="000000"/>
          <w:sz w:val="22"/>
        </w:rPr>
        <w:t>、维修费用申请、车辆使用申请及调度、油卡支付加油费是否统一监管等业务节点。</w:t>
      </w:r>
    </w:p>
    <w:p>
      <w:pPr>
        <w:spacing w:before="0" w:after="120" w:line="300" w:lineRule="auto"/>
        <w:ind w:firstLine="420"/>
        <w:jc w:val="both"/>
      </w:pPr>
      <w:del w:id="19" w:author="专业审校" w:date="2026-08-24T01:58:42Z">
        <w:r>
          <w:delText>内控是基于对事前风险的管理体系</w:delText>
        </w:r>
      </w:del>
      <w:ins w:id="20" w:author="专业审校" w:date="2026-08-24T01:58:42Z">
        <w:r>
          <w:t>内控是以事前风险管理为基础的管理体系</w:t>
        </w:r>
      </w:ins>
      <w:r>
        <w:rPr>
          <w:rFonts w:ascii="SimSun" w:hAnsi="SimSun" w:eastAsia="SimSun"/>
          <w:b w:val="0"/>
          <w:color w:val="000000"/>
          <w:sz w:val="22"/>
        </w:rPr>
        <w:t>（业务稽核是内控的一种工具或方法），内控工作思路可基于四步骤：风险识别、风险评估、风险应对、风险监测，提前规避或降低风险的影响，使风险得以可控。</w:t>
      </w: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车辆管理内控小组以独立业务单位外的合规内控视角，结合业务管理现状及存在问题的性质、潜在风险、影响程度</w:t>
      </w:r>
      <w:del w:id="21" w:author="专业审校" w:date="2026-08-24T01:58:42Z">
        <w:r>
          <w:delText>作出的综合判断和评估</w:delText>
        </w:r>
      </w:del>
      <w:ins w:id="22" w:author="专业审校" w:date="2026-08-24T01:58:42Z">
        <w:r>
          <w:t>进行综合判断与评估</w:t>
        </w:r>
      </w:ins>
      <w:r>
        <w:rPr>
          <w:rFonts w:ascii="SimSun" w:hAnsi="SimSun" w:eastAsia="SimSun"/>
          <w:b w:val="0"/>
          <w:color w:val="000000"/>
          <w:sz w:val="22"/>
        </w:rPr>
        <w:t>，稽核报告共输出1个缺陷。</w:t>
      </w:r>
    </w:p>
    <w:p>
      <w:pPr>
        <w:spacing w:before="160" w:after="120" w:line="300" w:lineRule="auto"/>
        <w:ind w:firstLine="0"/>
        <w:jc w:val="both"/>
      </w:pPr>
      <w:r>
        <w:rPr>
          <w:rFonts w:ascii="SimSun" w:hAnsi="SimSun" w:eastAsia="SimSun"/>
          <w:b/>
          <w:color w:val="000000"/>
          <w:sz w:val="22"/>
        </w:rPr>
        <w:t>根据2026年车辆管理年度重点工作任务计划，车辆管理对公司各海外代表处的海外车辆业务情况进行了稽核，现将稽核结果报告如下：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1. 根据《海外车辆管理规范》，各海外机构车辆管理员、工服项目经理或工服车辆管理（工服自行购买或租赁车辆场景），需将车辆信息准确录入车辆管理系统。</w:t>
      </w:r>
      <w:del w:id="23" w:author="专业审校" w:date="2026-08-24T01:58:42Z">
        <w:r>
          <w:delText>但实际操作中存在</w:delText>
        </w:r>
      </w:del>
      <w:ins w:id="24" w:author="专业审校" w:date="2026-08-24T01:58:42Z">
        <w:r>
          <w:t>但实际操作中普遍存在</w:t>
        </w:r>
      </w:ins>
      <w:r>
        <w:rPr>
          <w:rFonts w:ascii="SimSun" w:hAnsi="SimSun" w:eastAsia="SimSun"/>
          <w:b w:val="0"/>
          <w:color w:val="000000"/>
          <w:sz w:val="22"/>
        </w:rPr>
        <w:t>“需报销时才补录”“登记信息不规范”“清退车辆未及时操作离场”等问题。业务牵头部门对管理规范和系统使用要求宣贯不到位，</w:t>
      </w:r>
      <w:del w:id="25" w:author="专业审校" w:date="2026-08-24T01:58:42Z">
        <w:r>
          <w:delText>且未定期核对系统数据</w:delText>
        </w:r>
      </w:del>
      <w:ins w:id="26" w:author="专业审校" w:date="2026-08-24T01:58:42Z">
        <w:r>
          <w:t>且未定期开展系统数据核对</w:t>
        </w:r>
      </w:ins>
      <w:r>
        <w:rPr>
          <w:rFonts w:ascii="SimSun" w:hAnsi="SimSun" w:eastAsia="SimSun"/>
          <w:b w:val="0"/>
          <w:color w:val="000000"/>
          <w:sz w:val="22"/>
        </w:rPr>
        <w:t>，导致</w:t>
      </w:r>
      <w:del w:id="27" w:author="专业审校" w:date="2026-08-24T01:58:42Z">
        <w:r>
          <w:delText>车辆数量、有效性等基础信息失真</w:delText>
        </w:r>
      </w:del>
      <w:ins w:id="28" w:author="专业审校" w:date="2026-08-24T01:58:42Z">
        <w:r>
          <w:t>车辆数量、状态有效性等基础信息失真</w:t>
        </w:r>
      </w:ins>
      <w:r>
        <w:rPr>
          <w:rFonts w:ascii="SimSun" w:hAnsi="SimSun" w:eastAsia="SimSun"/>
          <w:b w:val="0"/>
          <w:color w:val="000000"/>
          <w:sz w:val="22"/>
        </w:rPr>
        <w:t>，无法有效区分正常使用车辆与闲置车辆。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2. 根据《海外车辆管理规范》，自有及租赁车辆的维修费用和保养费用确定后，在提交FOL报销单前，车辆管理员同“海外营销—车辆管理—租赁车辆维修及保养费用报销申请”提交TS审批流程，申请人及海外机构运营科长确认业务真实性，原则上需在维修前完成审批。但实际执行中普遍存在“先维修，后补单”现象。抽查73单维修申请，</w:t>
      </w:r>
      <w:del w:id="29" w:author="专业审校" w:date="2026-08-24T01:58:42Z">
        <w:r>
          <w:delText>异常单据达43单，占比60%</w:delText>
        </w:r>
      </w:del>
      <w:ins w:id="30" w:author="专业审校" w:date="2026-08-24T01:58:42Z">
        <w:r>
          <w:t>异常43单，异常率为60%</w:t>
        </w:r>
      </w:ins>
      <w:r>
        <w:rPr>
          <w:rFonts w:ascii="SimSun" w:hAnsi="SimSun" w:eastAsia="SimSun"/>
          <w:b w:val="0"/>
          <w:color w:val="000000"/>
          <w:sz w:val="22"/>
        </w:rPr>
        <w:t>，TS审批流程未能发挥事前监督管控作用，</w:t>
      </w:r>
      <w:del w:id="31" w:author="专业审校" w:date="2026-08-24T01:58:42Z">
        <w:r>
          <w:delText>仅沦为事后确认环节</w:delText>
        </w:r>
      </w:del>
      <w:ins w:id="32" w:author="专业审校" w:date="2026-08-24T01:58:42Z">
        <w:r>
          <w:t>实质上仅发挥事后确认作用</w:t>
        </w:r>
      </w:ins>
      <w:r>
        <w:rPr>
          <w:rFonts w:ascii="SimSun" w:hAnsi="SimSun" w:eastAsia="SimSun"/>
          <w:b w:val="0"/>
          <w:color w:val="000000"/>
          <w:sz w:val="22"/>
        </w:rPr>
        <w:t>。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3. 根据《海外营销车辆管理规范》要求车辆使用人在用车前，需按照要求提交用车申请。长期项目用车、外包租赁人员</w:t>
      </w:r>
      <w:del w:id="33" w:author="专业审校" w:date="2026-08-24T01:58:42Z">
        <w:r>
          <w:delText>用使用公司租赁车辆</w:delText>
        </w:r>
      </w:del>
      <w:ins w:id="34" w:author="专业审校" w:date="2026-08-24T01:58:42Z">
        <w:r>
          <w:t>使用公司租赁车辆</w:t>
        </w:r>
      </w:ins>
      <w:r>
        <w:rPr>
          <w:rFonts w:ascii="SimSun" w:hAnsi="SimSun" w:eastAsia="SimSun"/>
          <w:b w:val="0"/>
          <w:color w:val="000000"/>
          <w:sz w:val="22"/>
        </w:rPr>
        <w:t>等用车场景或者其他特殊情况，可以由车辆管理员或其他员工代为提交申请。各国需根据实际情况及用车场景确定用车申请是否需要进行审批（原则上，项目长期用车需要进行审批）。从eCar系统导出的车辆信息与用车申请数据比对发现，多达262辆项目用车从未发起过用车申请。业务单位选择性执行制度，长期项目用车被不当视为免审批例外，导致车辆使用合规性无法追溯，监管存在大面积盲区。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4. 根据《海外营销车辆管理规范》要求日常行驶费用驾驶员每次出差应如实、准确地记录车辆驾驶路线和发生的各项费用。抽检过程中发现部分代表处产生了燃油消耗费，但在台账中并未记录公里数、油料数量（升）相关的字段信息，导致无法测算车辆百公里油耗，</w:t>
      </w:r>
      <w:del w:id="35" w:author="专业审校" w:date="2026-08-24T01:58:42Z">
        <w:r>
          <w:delText>管理规范与实际操作不符</w:delText>
        </w:r>
      </w:del>
      <w:ins w:id="36" w:author="专业审校" w:date="2026-08-24T01:58:42Z">
        <w:r>
          <w:t>现行管理要求与实际操作不匹配</w:t>
        </w:r>
      </w:ins>
      <w:r>
        <w:rPr>
          <w:rFonts w:ascii="SimSun" w:hAnsi="SimSun" w:eastAsia="SimSun"/>
          <w:b w:val="0"/>
          <w:color w:val="000000"/>
          <w:sz w:val="22"/>
        </w:rPr>
        <w:t>。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5. </w:t>
      </w:r>
      <w:del w:id="37" w:author="专业审校" w:date="2026-08-24T01:58:42Z">
        <w:r>
          <w:delText>管理规范未对油卡管理进行相关规范约定</w:delText>
        </w:r>
      </w:del>
      <w:ins w:id="38" w:author="专业审校" w:date="2026-08-24T01:58:42Z">
        <w:r>
          <w:t>现行管理规范未就油卡管理作出具体规定</w:t>
        </w:r>
      </w:ins>
      <w:r>
        <w:rPr>
          <w:rFonts w:ascii="SimSun" w:hAnsi="SimSun" w:eastAsia="SimSun"/>
          <w:b w:val="0"/>
          <w:color w:val="000000"/>
          <w:sz w:val="22"/>
        </w:rPr>
        <w:t>，</w:t>
      </w:r>
      <w:del w:id="39" w:author="专业审校" w:date="2026-08-24T01:58:42Z">
        <w:r>
          <w:delText>造成规范对业务覆盖不全</w:delText>
        </w:r>
      </w:del>
      <w:ins w:id="40" w:author="专业审校" w:date="2026-08-24T01:58:42Z">
        <w:r>
          <w:t>导致制度对相关业务流程覆盖不完整</w:t>
        </w:r>
      </w:ins>
      <w:r>
        <w:rPr>
          <w:rFonts w:ascii="SimSun" w:hAnsi="SimSun" w:eastAsia="SimSun"/>
          <w:b w:val="0"/>
          <w:color w:val="000000"/>
          <w:sz w:val="22"/>
        </w:rPr>
        <w:t>，对车辆油卡无明确管控要求。</w:t>
      </w:r>
    </w:p>
    <w:p>
      <w:pPr>
        <w:pStyle w:val="Heading1"/>
        <w:keepNext/>
        <w:pageBreakBefore w:val="0"/>
        <w:spacing w:before="280" w:after="14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2"/>
        </w:rPr>
        <w:t>二、稽核结论</w:t>
      </w: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本次稽核发现缺陷1个，其中一般A类0个、B类1个、C类0个。</w:t>
      </w:r>
    </w:p>
    <w:tbl>
      <w:tblPr>
        <w:tblStyle w:val="TableGrid"/>
        <w:tblW w:type="dxa" w:w="9029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3"/>
        <w:gridCol w:w="3172"/>
        <w:gridCol w:w="1525"/>
        <w:gridCol w:w="1342"/>
        <w:gridCol w:w="2197"/>
      </w:tblGrid>
      <w:tr>
        <w:trPr>
          <w:tblHeader w:val="true"/>
        </w:trPr>
        <w:tc>
          <w:tcPr>
            <w:tcW w:type="dxa" w:w="793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序号</w:t>
            </w:r>
          </w:p>
        </w:tc>
        <w:tc>
          <w:tcPr>
            <w:tcW w:type="dxa" w:w="3172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缺陷名称</w:t>
            </w:r>
          </w:p>
        </w:tc>
        <w:tc>
          <w:tcPr>
            <w:tcW w:type="dxa" w:w="1525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缺陷类别</w:t>
            </w:r>
          </w:p>
        </w:tc>
        <w:tc>
          <w:tcPr>
            <w:tcW w:type="dxa" w:w="1342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重要程度</w:t>
            </w:r>
          </w:p>
        </w:tc>
        <w:tc>
          <w:tcPr>
            <w:tcW w:type="dxa" w:w="2197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整改责任单位</w:t>
            </w:r>
          </w:p>
        </w:tc>
      </w:tr>
      <w:tr>
        <w:trPr/>
        <w:tc>
          <w:tcPr>
            <w:tcW w:type="dxa" w:w="793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72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海外车辆管理粗放</w:t>
            </w:r>
          </w:p>
        </w:tc>
        <w:tc>
          <w:tcPr>
            <w:tcW w:type="dxa" w:w="1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设计缺陷</w:t>
            </w:r>
          </w:p>
        </w:tc>
        <w:tc>
          <w:tcPr>
            <w:tcW w:type="dxa" w:w="1342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一般B类</w:t>
            </w:r>
          </w:p>
        </w:tc>
        <w:tc>
          <w:tcPr>
            <w:tcW w:type="dxa" w:w="219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海外运营、行政管理平台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26"/>
        </w:rPr>
        <w:t>缺陷汇总表</w:t>
      </w:r>
    </w:p>
    <w:tbl>
      <w:tblPr>
        <w:tblStyle w:val="TableGrid"/>
        <w:tblW w:type="dxa" w:w="9029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2"/>
        <w:gridCol w:w="7467"/>
      </w:tblGrid>
      <w:tr>
        <w:trPr>
          <w:tblHeader w:val="true"/>
        </w:trPr>
        <w:tc>
          <w:tcPr>
            <w:tcW w:type="dxa" w:w="1562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467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内容</w:t>
            </w:r>
          </w:p>
        </w:tc>
      </w:tr>
      <w:tr>
        <w:trPr/>
        <w:tc>
          <w:tcPr>
            <w:tcW w:type="dxa" w:w="1562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缺陷名称</w:t>
            </w:r>
          </w:p>
        </w:tc>
        <w:tc>
          <w:tcPr>
            <w:tcW w:type="dxa" w:w="746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海外车辆管理粗放</w:t>
            </w:r>
          </w:p>
        </w:tc>
      </w:tr>
      <w:tr>
        <w:trPr/>
        <w:tc>
          <w:tcPr>
            <w:tcW w:type="dxa" w:w="1562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缺陷简述</w:t>
            </w:r>
          </w:p>
        </w:tc>
        <w:tc>
          <w:tcPr>
            <w:tcW w:type="dxa" w:w="746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五、制度覆盖存在空白，油卡管理处于监管真空：查看《海外营销车辆管理规范》，并未对公司海外车辆使用油卡管理进行</w:t>
            </w:r>
            <w:del w:id="57" w:author="专业审校" w:date="2026-08-24T01:58:42Z">
              <w:r>
                <w:delText>相关规范</w:delText>
              </w:r>
            </w:del>
            <w:ins w:id="58" w:author="专业审校" w:date="2026-08-24T01:58:42Z">
              <w:r>
                <w:t>具体规定</w:t>
              </w:r>
            </w:ins>
            <w:r>
              <w:rPr>
                <w:rFonts w:ascii="SimSun" w:hAnsi="SimSun" w:eastAsia="SimSun"/>
                <w:b w:val="0"/>
                <w:color w:val="000000"/>
                <w:sz w:val="18"/>
              </w:rPr>
              <w:t>，造成管理规范对业务操作流程未完全覆盖，存在资金浪费隐患，也存在舞弊风险。</w:t>
            </w:r>
          </w:p>
        </w:tc>
      </w:tr>
      <w:tr>
        <w:trPr/>
        <w:tc>
          <w:tcPr>
            <w:tcW w:type="dxa" w:w="1562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缺陷类别</w:t>
            </w:r>
          </w:p>
        </w:tc>
        <w:tc>
          <w:tcPr>
            <w:tcW w:type="dxa" w:w="746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设计缺陷</w:t>
            </w:r>
          </w:p>
        </w:tc>
      </w:tr>
      <w:tr>
        <w:trPr/>
        <w:tc>
          <w:tcPr>
            <w:tcW w:type="dxa" w:w="1562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重要程度</w:t>
            </w:r>
          </w:p>
        </w:tc>
        <w:tc>
          <w:tcPr>
            <w:tcW w:type="dxa" w:w="746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一般B类</w:t>
            </w:r>
          </w:p>
        </w:tc>
      </w:tr>
      <w:tr>
        <w:trPr/>
        <w:tc>
          <w:tcPr>
            <w:tcW w:type="dxa" w:w="1562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整改建议</w:t>
            </w:r>
          </w:p>
        </w:tc>
        <w:tc>
          <w:tcPr>
            <w:tcW w:type="dxa" w:w="746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1. 建议海外运营团队</w:t>
            </w:r>
            <w:del w:id="65" w:author="专业审校" w:date="2026-08-24T01:58:42Z">
              <w:r>
                <w:delText>对公司各海外代表系统性宣贯</w:delText>
              </w:r>
            </w:del>
            <w:ins w:id="66" w:author="专业审校" w:date="2026-08-24T01:58:42Z">
              <w:r>
                <w:t>面向公司各海外代表处系统宣贯</w:t>
              </w:r>
            </w:ins>
            <w:r>
              <w:rPr>
                <w:rFonts w:ascii="SimSun" w:hAnsi="SimSun" w:eastAsia="SimSun"/>
                <w:b w:val="0"/>
                <w:color w:val="000000"/>
                <w:sz w:val="18"/>
              </w:rPr>
              <w:t>《海外营销车辆管理规范》，明确各场景操作要求，并建立常态化内部宣贯机制，定期开展自查自纠，确保制度执行到位。</w:t>
            </w:r>
          </w:p>
        </w:tc>
      </w:tr>
      <w:tr>
        <w:trPr/>
        <w:tc>
          <w:tcPr>
            <w:tcW w:type="dxa" w:w="1562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整改责任单位</w:t>
            </w:r>
          </w:p>
        </w:tc>
        <w:tc>
          <w:tcPr>
            <w:tcW w:type="dxa" w:w="746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海外运营、行政管理平台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00" w:after="10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26"/>
        </w:rPr>
        <w:t>缺陷1：海外车辆管理粗放</w:t>
      </w: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海外代表处在管理海外车辆时，实际操作与规范要求不符，对相关规定未宣贯到位。海外eCar系统上线后，海外代表处</w:t>
      </w:r>
      <w:del w:id="43" w:author="专业审校" w:date="2026-08-24T01:58:42Z">
        <w:r>
          <w:delText>并未真正完全使用系统管理车辆</w:delText>
        </w:r>
      </w:del>
      <w:ins w:id="44" w:author="专业审校" w:date="2026-08-24T01:58:42Z">
        <w:r>
          <w:t>尚未全面使用系统管理车辆</w:t>
        </w:r>
      </w:ins>
      <w:r>
        <w:rPr>
          <w:rFonts w:ascii="SimSun" w:hAnsi="SimSun" w:eastAsia="SimSun"/>
          <w:b w:val="0"/>
          <w:color w:val="000000"/>
          <w:sz w:val="22"/>
        </w:rPr>
        <w:t>，</w:t>
      </w:r>
      <w:del w:id="45" w:author="专业审校" w:date="2026-08-24T01:58:42Z">
        <w:r>
          <w:delText>还处在手工台账阶段</w:delText>
        </w:r>
      </w:del>
      <w:ins w:id="46" w:author="专业审校" w:date="2026-08-24T01:58:42Z">
        <w:r>
          <w:t>仍处于手工台账管理阶段</w:t>
        </w:r>
      </w:ins>
      <w:r>
        <w:rPr>
          <w:rFonts w:ascii="SimSun" w:hAnsi="SimSun" w:eastAsia="SimSun"/>
          <w:b w:val="0"/>
          <w:color w:val="000000"/>
          <w:sz w:val="22"/>
        </w:rPr>
        <w:t>，</w:t>
      </w:r>
      <w:del w:id="41" w:author="专业审校" w:date="2026-08-24T01:58:42Z">
        <w:r>
          <w:delText>需要业务管理单位对前方代表处使用系统制定计划及后续验收标准</w:delText>
        </w:r>
      </w:del>
      <w:ins w:id="42" w:author="专业审校" w:date="2026-08-24T01:58:42Z">
        <w:r>
          <w:t>需由业务管理单位制定前方代表处系统应用计划及后续验收标准</w:t>
        </w:r>
      </w:ins>
      <w:r>
        <w:rPr>
          <w:rFonts w:ascii="SimSun" w:hAnsi="SimSun" w:eastAsia="SimSun"/>
          <w:b w:val="0"/>
          <w:color w:val="000000"/>
          <w:sz w:val="22"/>
        </w:rPr>
        <w:t>。管理规范未对油卡管理进行相关规范约定，造成规范对业务覆盖不全，海外车辆油卡管理无规可依。（设计缺陷，非财务报告缺陷，一般B类）</w:t>
      </w:r>
    </w:p>
    <w:p>
      <w:pPr>
        <w:pStyle w:val="Heading3"/>
        <w:keepNext/>
        <w:pageBreakBefore w:val="0"/>
        <w:spacing w:before="160" w:after="8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23384D"/>
          <w:sz w:val="23"/>
        </w:rPr>
        <w:t>1）稽核依据</w:t>
      </w:r>
    </w:p>
    <w:p>
      <w:pPr>
        <w:pStyle w:val="ListBullet"/>
        <w:spacing w:after="80" w:line="293" w:lineRule="auto"/>
        <w:ind w:left="420" w:hanging="238"/>
      </w:pPr>
      <w:r>
        <w:rPr>
          <w:rFonts w:ascii="SimSun" w:hAnsi="SimSun" w:eastAsia="SimSun"/>
          <w:b w:val="0"/>
          <w:color w:val="000000"/>
          <w:sz w:val="21"/>
        </w:rPr>
        <w:t>根据《海外车辆管理规范》，“各海外机构车辆管理员、工服项目经理或工服车辆管理（工服自行购买或租赁车辆场景），需将车辆信息准确录入车辆管理系统”。</w:t>
      </w:r>
    </w:p>
    <w:p>
      <w:pPr>
        <w:pStyle w:val="ListBullet"/>
        <w:spacing w:after="80" w:line="293" w:lineRule="auto"/>
        <w:ind w:left="420" w:hanging="238"/>
      </w:pPr>
      <w:r>
        <w:rPr>
          <w:rFonts w:ascii="SimSun" w:hAnsi="SimSun" w:eastAsia="SimSun"/>
          <w:b w:val="0"/>
          <w:color w:val="000000"/>
          <w:sz w:val="21"/>
        </w:rPr>
        <w:t>“车辆使用人在用车前，需按照要求提交用车申请。长期项目用车、外包租赁人员用使用公司租赁车辆等用车场景或者其他特殊情况，可以由车辆管理员或其他员工代为提交申请。各国需根据实际情况及用车场景确定用车申请是否需要进行审批（原则上，项目长期用车需要进行审批）”。</w:t>
      </w:r>
    </w:p>
    <w:p>
      <w:pPr>
        <w:pStyle w:val="ListBullet"/>
        <w:spacing w:after="80" w:line="293" w:lineRule="auto"/>
        <w:ind w:left="420" w:hanging="238"/>
      </w:pPr>
      <w:r>
        <w:rPr>
          <w:rFonts w:ascii="SimSun" w:hAnsi="SimSun" w:eastAsia="SimSun"/>
          <w:b w:val="0"/>
          <w:color w:val="000000"/>
          <w:sz w:val="21"/>
        </w:rPr>
        <w:t>“自有及租赁车辆的维修费用和保养费用确定后，在提交FOL报销单前，车辆管理员同‘海外营销—车辆管理—租赁车辆维修及保养费用报销申请’提交TS审批流程，申请人及海外机构运营科长确认业务真实性，原则上需在维修前完成审批”。</w:t>
      </w:r>
    </w:p>
    <w:p>
      <w:pPr>
        <w:pStyle w:val="ListBullet"/>
        <w:spacing w:after="80" w:line="293" w:lineRule="auto"/>
        <w:ind w:left="420" w:hanging="238"/>
      </w:pPr>
      <w:r>
        <w:rPr>
          <w:rFonts w:ascii="SimSun" w:hAnsi="SimSun" w:eastAsia="SimSun"/>
          <w:b w:val="0"/>
          <w:color w:val="000000"/>
          <w:sz w:val="21"/>
        </w:rPr>
        <w:t>“日常行驶费用驾驶员每次出差应如实、准确地记录车辆驾驶路线和发生的各项费用”。</w:t>
      </w:r>
    </w:p>
    <w:p>
      <w:pPr>
        <w:pStyle w:val="Heading3"/>
        <w:keepNext/>
        <w:pageBreakBefore w:val="0"/>
        <w:spacing w:before="160" w:after="8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23384D"/>
          <w:sz w:val="23"/>
        </w:rPr>
        <w:t>2）稽核结果</w:t>
      </w:r>
    </w:p>
    <w:p>
      <w:pPr>
        <w:pStyle w:val="Heading3"/>
        <w:keepNext/>
        <w:pageBreakBefore w:val="0"/>
        <w:spacing w:before="160" w:after="8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23384D"/>
          <w:sz w:val="23"/>
        </w:rPr>
        <w:t>（1）车辆信息登记管理</w:t>
      </w: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2025年4月至2026年4月期间，稽核组从eCar系统导出状态正常的全量海外车辆明细，与各代表处手工台账进行比对，抽查了新加坡、印度、泰国、哥伦比亚、巴西、土耳其、奥地利、南非、阿富汗、日本、越南、马来西亚共12个代表处，发现以下典型问题：</w:t>
      </w:r>
    </w:p>
    <w:tbl>
      <w:tblPr>
        <w:tblStyle w:val="TableGrid"/>
        <w:tblW w:type="dxa" w:w="9029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4"/>
        <w:gridCol w:w="7525"/>
      </w:tblGrid>
      <w:tr>
        <w:trPr>
          <w:tblHeader w:val="true"/>
        </w:trPr>
        <w:tc>
          <w:tcPr>
            <w:tcW w:type="dxa" w:w="1504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代表处</w:t>
            </w:r>
          </w:p>
        </w:tc>
        <w:tc>
          <w:tcPr>
            <w:tcW w:type="dxa" w:w="7525"/>
            <w:shd w:fill="D9EAF7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问题描述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新加坡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有8辆车在代表处台账中有体现，eCar系统无登记记录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印度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台账中15辆车显示租赁中，eCar系统无记录（经核实系未到报销时间尚未登记）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泰国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台账5辆车显示租赁中，但eCar系统显示已离场；另有1辆车台账显示租赁中，eCar系统无记录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哥伦比亚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台账7辆车显示租赁中，但eCar系统显示已离场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巴西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台账15辆车显示租赁中，eCar系统无记录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土耳其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系统中有1辆车为已入场状态，但台账无此车；另有14辆车台账显示租赁中，但系统显示已离场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奥地利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台账4辆车显示租赁中，但eCar系统显示已离场；另有1辆车台账显示租赁中，eCar系统无记录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南非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台账5辆车显示租赁中，但eCar系统显示已离场；另有1辆车台账显示租赁中，eCar系统无记录</w:t>
            </w:r>
          </w:p>
        </w:tc>
      </w:tr>
      <w:tr>
        <w:trPr/>
        <w:tc>
          <w:tcPr>
            <w:tcW w:type="dxa" w:w="1504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阿富汗</w:t>
            </w:r>
          </w:p>
        </w:tc>
        <w:tc>
          <w:tcPr>
            <w:tcW w:type="dxa" w:w="7525"/>
            <w:tcBorders>
              <w:top w:val="single" w:sz="6" w:color="B7C4D0"/>
              <w:left w:val="single" w:sz="6" w:color="B7C4D0"/>
              <w:bottom w:val="single" w:sz="6" w:color="B7C4D0"/>
              <w:right w:val="single" w:sz="6" w:color="B7C4D0"/>
              <w:insideH w:val="single" w:sz="6" w:color="B7C4D0"/>
              <w:insideV w:val="single" w:sz="6" w:color="B7C4D0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台账5辆车显示租赁中，但eCar系统无记录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根据以上稽核情况海外各代表处普遍存在“事后补录”“登记不规范”“清退未及时操作”等问题，业务牵头部门未履行宣贯与核验职责，导致车辆管理系统台账无法反映实物现状，无法有效区分在用车辆与闲置资产。</w:t>
      </w:r>
    </w:p>
    <w:p>
      <w:pPr>
        <w:pStyle w:val="Heading3"/>
        <w:keepNext/>
        <w:pageBreakBefore w:val="0"/>
        <w:spacing w:before="160" w:after="8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23384D"/>
          <w:sz w:val="23"/>
        </w:rPr>
        <w:t>（2）车辆使用申请及调度</w:t>
      </w: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从海外eCar系统导出车辆信息和用车申请数据匹配，发现：262辆项目用车未发起过用车申请。</w:t>
      </w:r>
      <w:del w:id="47" w:author="专业审校" w:date="2026-08-24T01:58:42Z">
        <w:r>
          <w:delText>暴出业务单位选择性执行制度</w:delText>
        </w:r>
      </w:del>
      <w:ins w:id="48" w:author="专业审校" w:date="2026-08-24T01:58:42Z">
        <w:r>
          <w:t>反映出业务单位存在选择性执行制度的情况</w:t>
        </w:r>
      </w:ins>
      <w:r>
        <w:rPr>
          <w:rFonts w:ascii="SimSun" w:hAnsi="SimSun" w:eastAsia="SimSun"/>
          <w:b w:val="0"/>
          <w:color w:val="000000"/>
          <w:sz w:val="22"/>
        </w:rPr>
        <w:t>，监管存在大面积盲区，车辆使用合规性无法追溯。</w:t>
      </w:r>
    </w:p>
    <w:p>
      <w:pPr>
        <w:pStyle w:val="Heading3"/>
        <w:keepNext/>
        <w:pageBreakBefore w:val="0"/>
        <w:spacing w:before="160" w:after="8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23384D"/>
          <w:sz w:val="23"/>
        </w:rPr>
        <w:t>（3）维修费用申请流程</w:t>
      </w: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2025年4月至2026年4月期间，全量TS维修申请单共751单，抽查73单，其中异常43单，异常率60%。主要异常表现为：</w:t>
      </w:r>
      <w:del w:id="49" w:author="专业审校" w:date="2026-08-24T01:58:42Z">
        <w:r>
          <w:delText>维修完成后补提TS流程</w:delText>
        </w:r>
      </w:del>
      <w:ins w:id="50" w:author="专业审校" w:date="2026-08-24T01:58:42Z">
        <w:r>
          <w:t>维修完成后补提TS审批流程</w:t>
        </w:r>
      </w:ins>
      <w:r>
        <w:rPr>
          <w:rFonts w:ascii="SimSun" w:hAnsi="SimSun" w:eastAsia="SimSun"/>
          <w:b w:val="0"/>
          <w:color w:val="000000"/>
          <w:sz w:val="22"/>
        </w:rPr>
        <w:t>，未遵守“先审批、后维修”的规定。存在业务执行单位未按制度要求执行、制度理解不清晰，</w:t>
      </w:r>
      <w:del w:id="51" w:author="专业审校" w:date="2026-08-24T01:58:42Z">
        <w:r>
          <w:delText>说明业务牵头部门对管理规范宣贯不到位</w:delText>
        </w:r>
      </w:del>
      <w:ins w:id="52" w:author="专业审校" w:date="2026-08-24T01:58:42Z">
        <w:r>
          <w:t>表明业务牵头部门对管理规范的宣贯落实不到位</w:t>
        </w:r>
      </w:ins>
      <w:r>
        <w:rPr>
          <w:rFonts w:ascii="SimSun" w:hAnsi="SimSun" w:eastAsia="SimSun"/>
          <w:b w:val="0"/>
          <w:color w:val="000000"/>
          <w:sz w:val="22"/>
        </w:rPr>
        <w:t>、对员工使用规范性监管不到位，</w:t>
      </w:r>
      <w:del w:id="53" w:author="专业审校" w:date="2026-08-24T01:58:42Z">
        <w:r>
          <w:delText>TS审批流程流于形式</w:delText>
        </w:r>
      </w:del>
      <w:ins w:id="54" w:author="专业审校" w:date="2026-08-24T01:58:42Z">
        <w:r>
          <w:t>TS审批流程形式化</w:t>
        </w:r>
      </w:ins>
      <w:r>
        <w:rPr>
          <w:rFonts w:ascii="SimSun" w:hAnsi="SimSun" w:eastAsia="SimSun"/>
          <w:b w:val="0"/>
          <w:color w:val="000000"/>
          <w:sz w:val="22"/>
        </w:rPr>
        <w:t>，并未对车辆维修费用和保养费用起到监督管控作用。</w:t>
      </w:r>
    </w:p>
    <w:p>
      <w:pPr>
        <w:pStyle w:val="Heading3"/>
        <w:keepNext/>
        <w:pageBreakBefore w:val="0"/>
        <w:spacing w:before="160" w:after="8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23384D"/>
          <w:sz w:val="23"/>
        </w:rPr>
        <w:t>（4）油费支付准确性检查</w:t>
      </w:r>
    </w:p>
    <w:p>
      <w:pPr>
        <w:spacing w:before="0" w:after="120" w:line="300" w:lineRule="auto"/>
        <w:ind w:firstLine="420"/>
        <w:jc w:val="both"/>
      </w:pPr>
      <w:r>
        <w:rPr>
          <w:rFonts w:ascii="SimSun" w:hAnsi="SimSun" w:eastAsia="SimSun"/>
          <w:b w:val="0"/>
          <w:color w:val="000000"/>
          <w:sz w:val="22"/>
        </w:rPr>
        <w:t>抽检</w:t>
      </w:r>
      <w:del w:id="55" w:author="专业审校" w:date="2026-08-24T01:58:42Z">
        <w:r>
          <w:delText>阿尔、巴基斯坦</w:delText>
        </w:r>
      </w:del>
      <w:ins w:id="56" w:author="专业审校" w:date="2026-08-24T01:58:42Z">
        <w:r>
          <w:t>阿尔及利亚、巴基斯坦</w:t>
        </w:r>
      </w:ins>
      <w:r>
        <w:rPr>
          <w:rFonts w:ascii="SimSun" w:hAnsi="SimSun" w:eastAsia="SimSun"/>
          <w:b w:val="0"/>
          <w:color w:val="000000"/>
          <w:sz w:val="22"/>
        </w:rPr>
        <w:t>、印度、哥伦比亚、菲律宾2025年4月—2026年4月的费用台账，发现：印尼2025年8月—9月合计有600辆单车产生了燃油消耗费，但在台账中并未记录公里数、油料数量（升）相关的字段信息；查看《海外营销车辆管理规范》，并未对公司海外车辆使用油卡管理进行相关规范，造成管理规范对业务操作流程未完全覆盖，存在资金浪费隐患，也存在舞弊风险。</w:t>
      </w:r>
    </w:p>
    <w:p>
      <w:pPr>
        <w:pStyle w:val="Heading3"/>
        <w:keepNext/>
        <w:pageBreakBefore w:val="0"/>
        <w:spacing w:before="160" w:after="8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23384D"/>
          <w:sz w:val="23"/>
        </w:rPr>
        <w:t>3）根因分析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1. 根据《海外营销车辆管理规范》中对车辆信息录入、车辆维修费用申请、用车申请登记有相关规定。</w:t>
      </w:r>
      <w:del w:id="59" w:author="专业审校" w:date="2026-08-24T01:58:42Z">
        <w:r>
          <w:delText>部分员工对相关规则不了解、制度理解不清晰和选择性执行</w:delText>
        </w:r>
      </w:del>
      <w:ins w:id="60" w:author="专业审校" w:date="2026-08-24T01:58:42Z">
        <w:r>
          <w:t>部分员工不了解相关规则、对制度理解不清，且存在选择性执行</w:t>
        </w:r>
      </w:ins>
      <w:r>
        <w:rPr>
          <w:rFonts w:ascii="SimSun" w:hAnsi="SimSun" w:eastAsia="SimSun"/>
          <w:b w:val="0"/>
          <w:color w:val="000000"/>
          <w:sz w:val="22"/>
        </w:rPr>
        <w:t>，说明业务牵头部门对规范宣贯不到位，相关管理单位对各海外代表处使用规范性监管不到位。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2. eCar系统已全员上线1年多，但业务管理单位未制定</w:t>
      </w:r>
      <w:del w:id="61" w:author="专业审校" w:date="2026-08-24T01:58:42Z">
        <w:r>
          <w:delText>系统推进使用计划</w:delText>
        </w:r>
      </w:del>
      <w:ins w:id="62" w:author="专业审校" w:date="2026-08-24T01:58:42Z">
        <w:r>
          <w:t>系统推广应用计划</w:t>
        </w:r>
      </w:ins>
      <w:r>
        <w:rPr>
          <w:rFonts w:ascii="SimSun" w:hAnsi="SimSun" w:eastAsia="SimSun"/>
          <w:b w:val="0"/>
          <w:color w:val="000000"/>
          <w:sz w:val="22"/>
        </w:rPr>
        <w:t>及配套验收标准，系统功能与实际业务操作存在偏差。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3. 管理规范未对公司海外车辆使用油卡管理进行相关规范，造成管理规范对业务操作流程未完全覆盖，</w:t>
      </w:r>
      <w:del w:id="63" w:author="专业审校" w:date="2026-08-24T01:58:42Z">
        <w:r>
          <w:delText>导致操作无据可依</w:delText>
        </w:r>
      </w:del>
      <w:ins w:id="64" w:author="专业审校" w:date="2026-08-24T01:58:42Z">
        <w:r>
          <w:t>导致相关操作缺乏明确依据</w:t>
        </w:r>
      </w:ins>
      <w:r>
        <w:rPr>
          <w:rFonts w:ascii="SimSun" w:hAnsi="SimSun" w:eastAsia="SimSun"/>
          <w:b w:val="0"/>
          <w:color w:val="000000"/>
          <w:sz w:val="22"/>
        </w:rPr>
        <w:t>，也存在舞弊风险。</w:t>
      </w:r>
    </w:p>
    <w:p>
      <w:pPr>
        <w:pStyle w:val="Heading3"/>
        <w:keepNext/>
        <w:pageBreakBefore w:val="0"/>
        <w:spacing w:before="160" w:after="80" w:line="276" w:lineRule="auto"/>
        <w:ind w:firstLine="0"/>
        <w:jc w:val="left"/>
      </w:pPr>
      <w:r>
        <w:rPr>
          <w:rFonts w:ascii="Microsoft YaHei" w:hAnsi="Microsoft YaHei" w:eastAsia="Microsoft YaHei"/>
          <w:b/>
          <w:color w:val="23384D"/>
          <w:sz w:val="23"/>
        </w:rPr>
        <w:t>4）整改建议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1. 建议海外运营团队对公司各海外代表系统性宣贯《海外营销车辆管理规范》，明确各场景操作要求，并建立常态化内部宣贯机制，定期开展自查自纠，确保制度执行到位。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2. 建议海外运营团队修订《海外营销车辆管理规范》，新增油卡管理相关规定及管控要求，使前方代表处对油卡管理</w:t>
      </w:r>
      <w:del w:id="67" w:author="专业审校" w:date="2026-08-24T01:58:42Z">
        <w:r>
          <w:delText>有统一的管理举措及依据</w:delText>
        </w:r>
      </w:del>
      <w:ins w:id="68" w:author="专业审校" w:date="2026-08-24T01:58:42Z">
        <w:r>
          <w:t>形成统一的管理措施与执行依据</w:t>
        </w:r>
      </w:ins>
      <w:r>
        <w:rPr>
          <w:rFonts w:ascii="SimSun" w:hAnsi="SimSun" w:eastAsia="SimSun"/>
          <w:b w:val="0"/>
          <w:color w:val="000000"/>
          <w:sz w:val="22"/>
        </w:rPr>
        <w:t>。</w:t>
      </w:r>
    </w:p>
    <w:p>
      <w:pPr>
        <w:spacing w:before="0" w:after="120" w:line="300" w:lineRule="auto"/>
        <w:ind w:firstLine="0"/>
        <w:jc w:val="both"/>
      </w:pPr>
      <w:r>
        <w:rPr>
          <w:rFonts w:ascii="SimSun" w:hAnsi="SimSun" w:eastAsia="SimSun"/>
          <w:b w:val="0"/>
          <w:color w:val="000000"/>
          <w:sz w:val="22"/>
        </w:rPr>
        <w:t>3. 海外运营联合行政部制定eCar海外版系统推广应用计划及分阶段验收标准，明确系统录入、用车审批、数据核对等操作规范，推动各海外代表处从手工台账向系统化管理的全面过渡，切实发挥系统管控功能。</w:t>
      </w:r>
    </w:p>
    <w:p/>
    <w:p>
      <w:pPr>
        <w:spacing w:before="0" w:after="120" w:line="300" w:lineRule="auto"/>
        <w:ind w:firstLine="0"/>
        <w:jc w:val="right"/>
      </w:pPr>
      <w:r>
        <w:rPr>
          <w:rFonts w:ascii="SimSun" w:hAnsi="SimSun" w:eastAsia="SimSun"/>
          <w:b/>
          <w:color w:val="000000"/>
          <w:sz w:val="22"/>
        </w:rPr>
        <w:t>稽核组长：宋文宾 10266501</w:t>
      </w:r>
    </w:p>
    <w:p>
      <w:pPr>
        <w:spacing w:before="0" w:after="120" w:line="300" w:lineRule="auto"/>
        <w:ind w:firstLine="0"/>
        <w:jc w:val="right"/>
      </w:pPr>
      <w:r>
        <w:rPr>
          <w:rFonts w:ascii="SimSun" w:hAnsi="SimSun" w:eastAsia="SimSun"/>
          <w:b w:val="0"/>
          <w:color w:val="000000"/>
          <w:sz w:val="22"/>
        </w:rPr>
        <w:t>稽核组员：袁梦 00116388、侯青杰 10337092、于金彤 00192202、汪子棋 00358500、梁富欣 00349095、刘烘炬 10066342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2026年海外车辆业务稽核报告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关于2026年海外车辆业务稽核报告（专业修订版·保留修订）</dc:title>
  <dc:subject>由照片转录并以Word修订模式进行专业修订</dc:subject>
  <dc:creator>稽核组</dc:creator>
  <cp:keywords/>
  <dc:description>generated by python-docx</dc:description>
  <cp:lastModifiedBy>专业审校</cp:lastModifiedBy>
  <cp:revision>1</cp:revision>
  <dcterms:created xsi:type="dcterms:W3CDTF">2013-12-23T23:15:00Z</dcterms:created>
  <dcterms:modified xsi:type="dcterms:W3CDTF">2013-12-23T23:15:00Z</dcterms:modified>
  <cp:category/>
</cp:coreProperties>
</file>